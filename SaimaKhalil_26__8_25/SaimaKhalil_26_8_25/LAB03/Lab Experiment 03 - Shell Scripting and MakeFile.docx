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Lab Experiment- Shell Scripting &amp; MakeFile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lab manual is designed to provide hands-on experience with Linux Shell scripting and Makefiles.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understanding of Linux commands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 a Linux environment (can be a virtual machine or WSL on Windows)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editor (e.g., nano, vim, or gedit)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Lab 1: Basic Shell Scripting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Exercise 1.1: Hello World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 named hello.sh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shebang line: #!/bin/bash</w:t>
      </w:r>
      <w:sdt>
        <w:sdtPr>
          <w:id w:val="422026101"/>
          <w:tag w:val="goog_rdk_0"/>
        </w:sdtPr>
        <w:sdtContent>
          <w:ins w:author="Hassan muavia" w:id="0" w:date="2025-08-21T04:20:02Z">
            <w:sdt>
              <w:sdtPr>
                <w:id w:val="893272608"/>
                <w:tag w:val="goog_rdk_1"/>
              </w:sdtPr>
              <w:sdtContent>
                <w:del w:author="Abdul Rehman" w:id="1" w:date="2025-08-21T16:52:21Z">
                  <w:r w:rsidDel="00000000" w:rsidR="00000000" w:rsidRPr="00000000"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delText xml:space="preserve">vi:w</w:delText>
                  </w:r>
                </w:del>
              </w:sdtContent>
            </w:sdt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command to print "Hello, World!"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script executable using chmod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script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Exercise 1.2: Variables and User Input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script that asks for the user's name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input in a variable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 greeting using the stored name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script with different inputs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Exercise 1.3: Command-line Arguments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script that accepts two numbers as command-line arguments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and print the sum of these numbers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script with different number pairs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Lab 2: Control Structures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Exercise 2.1: If-Else Statement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Write a script that checks if a number (provided as an argument) is even or odd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Use an if-else statement to print the result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Test with various numbers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Exercise 2.2: For Loop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Create a script that prints the first 10 multiples of a number (provided as an argument)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Use a for loop to calculate and print the multiples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Test with different numbers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Exercise 2.3: While Loop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Write a script that implements a simple guessing game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Generate a random number between 1 and 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Use a while loop to allow the user to guess until correct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Provide "higher" or "lower" hints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Lab 3: Functions and Arrays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Exercise 3.1: Functions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Create a function that calculates the factorial of a number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Call this function with different numbers in your script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Print the 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  <w:sdt>
        <w:sdtPr>
          <w:id w:val="-405644916"/>
          <w:tag w:val="goog_rdk_2"/>
        </w:sdtPr>
        <w:sdtContent>
          <w:ins w:author="Hassan muavia" w:id="2" w:date="2025-08-21T06:28:50Z">
            <w:r w:rsidDel="00000000" w:rsidR="00000000" w:rsidRPr="00000000">
              <w:rPr>
                <w:rtl w:val="0"/>
              </w:rPr>
              <w:t xml:space="preserve">: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Exercise 3.2: Arrays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Create an array of fruits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Write a function that prints each fruit in the array</w:t>
      </w:r>
      <w:sdt>
        <w:sdtPr>
          <w:id w:val="17554757"/>
          <w:tag w:val="goog_rdk_3"/>
        </w:sdtPr>
        <w:sdtContent>
          <w:ins w:author="Hassan muavia" w:id="3" w:date="2025-08-21T06:30:51Z">
            <w:r w:rsidDel="00000000" w:rsidR="00000000" w:rsidRPr="00000000">
              <w:rPr>
                <w:rtl w:val="0"/>
              </w:rPr>
              <w:t xml:space="preserve">i: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Add a new fruit to the array and call the function again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Exercise 3.3: Associative Arrays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Create an associative array of country-capital pairs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Write a function that asks the user for a country and returns its capital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Implement error handling for countries not in the array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Lab 4: File Operations and Text Processing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Exercise 4.1: File Reading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Create a text file with several lines of content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Write a script that reads this file line by line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Print each line prefixed with its line 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Exercise 4.2: Text Processing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Create a log file with entries of the format: "YYYY-MM-DD username action"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Write a script that: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a. Counts the total number of entries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b. Lists unique usernames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c. Counts actions per user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Exercise 4.3: File Backup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Write a script that creates a backup of a specified directory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The backup should be a compressed tar file with the current date in its 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Implement error handling for cases where the directory doesn't exist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Lab 5: Introduction to Makefiles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Exercise 5.1: Basic Makefile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Create a simple C program with a main.c and functions.c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Write a Makefile to compile these into an executable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Include targets for 'all', 'clean', and individual object files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Exercise 5.2: Advanced Makefile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Extend the previous Makefile to handle multiple source files automatically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Add a 'debug' target that compiles with debugging symbols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Implement dependency tracking for header files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Exercise 5.3: Makefile for a Shell Script Project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Create a project with multiple shell scripts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Write a Makefile that: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a. Checks scripts for syntax errors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b. Runs unit tests (if available)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c. Installs scripts to a specified directory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Helping Material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Shell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Test operators in 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Make Documentation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headerReference r:id="rId11" w:type="even"/>
      <w:footerReference r:id="rId12" w:type="defaul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156082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156082"/>
        <w:sz w:val="24"/>
        <w:szCs w:val="24"/>
        <w:u w:val="none"/>
        <w:shd w:fill="auto" w:val="clear"/>
        <w:vertAlign w:val="baseline"/>
        <w:rtl w:val="0"/>
      </w:rPr>
      <w:t xml:space="preserve">Setting Up the Environment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5722620</wp:posOffset>
          </wp:positionH>
          <wp:positionV relativeFrom="paragraph">
            <wp:posOffset>-224153</wp:posOffset>
          </wp:positionV>
          <wp:extent cx="739140" cy="429260"/>
          <wp:effectExtent b="0" l="0" r="0" t="0"/>
          <wp:wrapNone/>
          <wp:docPr descr="A group of logos with text&#10;&#10;Description automatically generated" id="1703294464" name="image1.png"/>
          <a:graphic>
            <a:graphicData uri="http://schemas.openxmlformats.org/drawingml/2006/picture">
              <pic:pic>
                <pic:nvPicPr>
                  <pic:cNvPr descr="A group of logos with tex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140" cy="4292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line="264" w:lineRule="auto"/>
      <w:rPr/>
    </w:pPr>
    <w:r w:rsidDel="00000000" w:rsidR="00000000" w:rsidRPr="00000000">
      <w:rPr>
        <w:color w:val="156082"/>
        <w:sz w:val="20"/>
        <w:szCs w:val="20"/>
        <w:rtl w:val="0"/>
      </w:rPr>
      <w:t xml:space="preserve">Digital Design and Verification Training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5722620</wp:posOffset>
          </wp:positionH>
          <wp:positionV relativeFrom="paragraph">
            <wp:posOffset>-175259</wp:posOffset>
          </wp:positionV>
          <wp:extent cx="739140" cy="429260"/>
          <wp:effectExtent b="0" l="0" r="0" t="0"/>
          <wp:wrapNone/>
          <wp:docPr id="17032944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140" cy="4292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D234B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34B1"/>
  </w:style>
  <w:style w:type="paragraph" w:styleId="Footer">
    <w:name w:val="footer"/>
    <w:basedOn w:val="Normal"/>
    <w:link w:val="FooterChar"/>
    <w:uiPriority w:val="99"/>
    <w:unhideWhenUsed w:val="1"/>
    <w:rsid w:val="00D234B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234B1"/>
  </w:style>
  <w:style w:type="paragraph" w:styleId="paragraph" w:customStyle="1">
    <w:name w:val="paragraph"/>
    <w:basedOn w:val="Normal"/>
    <w:rsid w:val="00465C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normaltextrun" w:customStyle="1">
    <w:name w:val="normaltextrun"/>
    <w:basedOn w:val="DefaultParagraphFont"/>
    <w:rsid w:val="00465C85"/>
  </w:style>
  <w:style w:type="character" w:styleId="eop" w:customStyle="1">
    <w:name w:val="eop"/>
    <w:basedOn w:val="DefaultParagraphFont"/>
    <w:rsid w:val="00465C85"/>
  </w:style>
  <w:style w:type="paragraph" w:styleId="HTMLPreformatted">
    <w:name w:val="HTML Preformatted"/>
    <w:basedOn w:val="Normal"/>
    <w:link w:val="HTMLPreformattedChar"/>
    <w:uiPriority w:val="99"/>
    <w:unhideWhenUsed w:val="1"/>
    <w:rsid w:val="00673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73263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673263"/>
    <w:rPr>
      <w:rFonts w:ascii="Courier New" w:cs="Courier New" w:eastAsia="Times New Roman" w:hAnsi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1EB0"/>
    <w:rPr>
      <w:color w:val="605e5c"/>
      <w:shd w:color="auto" w:fill="e1dfdd" w:val="clear"/>
    </w:rPr>
  </w:style>
  <w:style w:type="character" w:styleId="token" w:customStyle="1">
    <w:name w:val="token"/>
    <w:basedOn w:val="DefaultParagraphFont"/>
    <w:rsid w:val="00744D9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nu.org/software/make/manual/make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nu.org/software/bash/manual/bash.html" TargetMode="External"/><Relationship Id="rId8" Type="http://schemas.openxmlformats.org/officeDocument/2006/relationships/hyperlink" Target="https://linuxhandbook.com/bash-test-operato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xhclqIkAZCcg8TcaJzno0cNEw==">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2024-06-28T10:28:00.0000000Z</dcterms:created>
  <dc:creator>Meds Electrical Lab</dc:creator>
</cp:coreProperties>
</file>